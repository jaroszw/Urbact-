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39C0D4" w14:textId="54BD309F" w:rsidR="00AA46D5" w:rsidRDefault="00B63BEA" w:rsidP="007801F3">
      <w:r>
        <w:t>-Projekt-</w:t>
      </w:r>
    </w:p>
    <w:p w14:paraId="0FA75EDC" w14:textId="77777777" w:rsidR="00FB4AFD" w:rsidRDefault="00FB4AFD" w:rsidP="00AA46D5">
      <w:pPr>
        <w:jc w:val="center"/>
      </w:pPr>
    </w:p>
    <w:p w14:paraId="22EED4BC" w14:textId="2350E299" w:rsidR="00AA46D5" w:rsidRDefault="00AA46D5" w:rsidP="00AA46D5">
      <w:pPr>
        <w:jc w:val="center"/>
      </w:pPr>
      <w:r>
        <w:t xml:space="preserve">Uchwała </w:t>
      </w:r>
      <w:r w:rsidR="002678FC">
        <w:t>………</w:t>
      </w:r>
    </w:p>
    <w:p w14:paraId="3F63F1F9" w14:textId="77777777" w:rsidR="00AA46D5" w:rsidRDefault="00AA46D5" w:rsidP="00AA46D5">
      <w:pPr>
        <w:jc w:val="center"/>
      </w:pPr>
      <w:r>
        <w:t>Rady Miasta Rzeszowa</w:t>
      </w:r>
    </w:p>
    <w:p w14:paraId="7846AC17" w14:textId="28AB14E5" w:rsidR="00AE21D6" w:rsidRPr="003114D1" w:rsidRDefault="00AA46D5" w:rsidP="00AA46D5">
      <w:pPr>
        <w:jc w:val="center"/>
      </w:pPr>
      <w:r>
        <w:t xml:space="preserve">z dnia </w:t>
      </w:r>
      <w:r w:rsidR="002678FC">
        <w:t>…………</w:t>
      </w:r>
    </w:p>
    <w:p w14:paraId="4A44F394" w14:textId="77777777" w:rsidR="00AE21D6" w:rsidRPr="003114D1" w:rsidRDefault="00AE21D6" w:rsidP="00AE21D6">
      <w:pPr>
        <w:jc w:val="center"/>
      </w:pPr>
    </w:p>
    <w:p w14:paraId="52414D1B" w14:textId="36F2692F" w:rsidR="00AE21D6" w:rsidRPr="003114D1" w:rsidRDefault="000E6B5D" w:rsidP="000436F2">
      <w:pPr>
        <w:jc w:val="both"/>
      </w:pPr>
      <w:r>
        <w:t>w</w:t>
      </w:r>
      <w:r w:rsidR="00AE21D6" w:rsidRPr="003114D1">
        <w:t xml:space="preserve"> sprawie </w:t>
      </w:r>
      <w:r w:rsidR="003A1202" w:rsidRPr="003114D1">
        <w:t xml:space="preserve">wyrażenia woli </w:t>
      </w:r>
      <w:r w:rsidR="00AE21D6" w:rsidRPr="003114D1">
        <w:t>przystąpienia do realizacji projekt</w:t>
      </w:r>
      <w:r w:rsidR="001B2C62">
        <w:t>u</w:t>
      </w:r>
      <w:r w:rsidR="00252723">
        <w:t xml:space="preserve"> </w:t>
      </w:r>
      <w:r w:rsidR="00A12266">
        <w:t>pn</w:t>
      </w:r>
      <w:r w:rsidR="00A12266" w:rsidRPr="007801F3">
        <w:t>. „</w:t>
      </w:r>
      <w:r w:rsidR="002678FC" w:rsidRPr="007801F3">
        <w:t>Tech Revolution</w:t>
      </w:r>
      <w:r w:rsidR="005E5739" w:rsidRPr="007801F3">
        <w:t>”</w:t>
      </w:r>
      <w:r w:rsidR="004B5847" w:rsidRPr="007801F3">
        <w:t xml:space="preserve"> w ramach </w:t>
      </w:r>
      <w:r w:rsidR="0056046D" w:rsidRPr="007801F3">
        <w:t>naboru do Programu</w:t>
      </w:r>
      <w:r w:rsidR="000436F2" w:rsidRPr="007801F3">
        <w:t xml:space="preserve"> </w:t>
      </w:r>
      <w:r w:rsidR="001264A6" w:rsidRPr="007801F3">
        <w:t xml:space="preserve">Urbact III, </w:t>
      </w:r>
      <w:r w:rsidR="007529DD" w:rsidRPr="007801F3">
        <w:t xml:space="preserve">Sieć </w:t>
      </w:r>
      <w:r w:rsidR="005E5739" w:rsidRPr="007801F3">
        <w:t>Transferu – druga fala (ang. Transfer Networks - Second Wave)</w:t>
      </w:r>
      <w:r w:rsidR="001264A6" w:rsidRPr="007801F3">
        <w:t>.</w:t>
      </w:r>
    </w:p>
    <w:p w14:paraId="2E37E492" w14:textId="77777777" w:rsidR="00AE21D6" w:rsidRPr="003114D1" w:rsidRDefault="00AE21D6" w:rsidP="000436F2">
      <w:pPr>
        <w:jc w:val="both"/>
      </w:pPr>
    </w:p>
    <w:p w14:paraId="31486DC3" w14:textId="77777777" w:rsidR="00AE21D6" w:rsidRPr="003114D1" w:rsidRDefault="00AE21D6" w:rsidP="00AE21D6">
      <w:pPr>
        <w:jc w:val="both"/>
      </w:pPr>
    </w:p>
    <w:p w14:paraId="11EBD6C5" w14:textId="20FB15E9" w:rsidR="002678FC" w:rsidRDefault="000E6B5D" w:rsidP="002678FC">
      <w:pPr>
        <w:jc w:val="both"/>
        <w:rPr>
          <w:szCs w:val="22"/>
        </w:rPr>
      </w:pPr>
      <w:r>
        <w:t>N</w:t>
      </w:r>
      <w:r w:rsidR="00F306FB" w:rsidRPr="003114D1">
        <w:t xml:space="preserve">a podstawie art. 18 ust. </w:t>
      </w:r>
      <w:r w:rsidR="000A55A4">
        <w:t xml:space="preserve">1 </w:t>
      </w:r>
      <w:r w:rsidR="004A3384">
        <w:t xml:space="preserve">ustawy </w:t>
      </w:r>
      <w:r w:rsidR="00C07A82">
        <w:t xml:space="preserve">z dnia 8 marca 1990r. </w:t>
      </w:r>
      <w:r w:rsidR="00F306FB" w:rsidRPr="003114D1">
        <w:t xml:space="preserve">o samorządzie gminnym </w:t>
      </w:r>
      <w:r w:rsidR="002678FC">
        <w:t>(Dz.U. z 2020 r. poz. 713</w:t>
      </w:r>
      <w:r w:rsidR="00756C4C">
        <w:t xml:space="preserve"> </w:t>
      </w:r>
      <w:r w:rsidR="00756C4C">
        <w:t>z późn. zm.</w:t>
      </w:r>
      <w:r w:rsidR="002678FC">
        <w:t>),</w:t>
      </w:r>
      <w:bookmarkStart w:id="0" w:name="_GoBack"/>
      <w:bookmarkEnd w:id="0"/>
      <w:r w:rsidR="002678FC">
        <w:t xml:space="preserve"> </w:t>
      </w:r>
    </w:p>
    <w:p w14:paraId="329504DD" w14:textId="1F9AF180" w:rsidR="00AE21D6" w:rsidRPr="003114D1" w:rsidRDefault="00AE21D6" w:rsidP="00AE21D6">
      <w:pPr>
        <w:jc w:val="both"/>
      </w:pPr>
    </w:p>
    <w:p w14:paraId="19E85460" w14:textId="77777777" w:rsidR="00AE21D6" w:rsidRPr="003114D1" w:rsidRDefault="00AE21D6" w:rsidP="00AE21D6">
      <w:pPr>
        <w:jc w:val="center"/>
      </w:pPr>
    </w:p>
    <w:p w14:paraId="00F9A24C" w14:textId="77777777" w:rsidR="00AE21D6" w:rsidRPr="003114D1" w:rsidRDefault="00AE21D6" w:rsidP="00AE21D6">
      <w:pPr>
        <w:jc w:val="center"/>
      </w:pPr>
      <w:r w:rsidRPr="003114D1">
        <w:t xml:space="preserve">Rada Miasta Rzeszowa </w:t>
      </w:r>
      <w:r w:rsidRPr="003114D1">
        <w:br/>
        <w:t>uchwala</w:t>
      </w:r>
      <w:r w:rsidR="000E6B5D">
        <w:t>,</w:t>
      </w:r>
      <w:r w:rsidRPr="003114D1">
        <w:t xml:space="preserve"> co następuje:</w:t>
      </w:r>
    </w:p>
    <w:p w14:paraId="03D3F2AA" w14:textId="77777777" w:rsidR="00AE21D6" w:rsidRPr="003114D1" w:rsidRDefault="00AE21D6" w:rsidP="00AE21D6">
      <w:pPr>
        <w:jc w:val="center"/>
      </w:pPr>
    </w:p>
    <w:p w14:paraId="751107F2" w14:textId="77777777" w:rsidR="00AE21D6" w:rsidRPr="003114D1" w:rsidRDefault="00AE21D6" w:rsidP="00AE21D6">
      <w:pPr>
        <w:jc w:val="center"/>
      </w:pPr>
    </w:p>
    <w:p w14:paraId="296AD05A" w14:textId="77777777" w:rsidR="00AE21D6" w:rsidRPr="003114D1" w:rsidRDefault="00AE21D6" w:rsidP="00AE21D6">
      <w:pPr>
        <w:jc w:val="center"/>
      </w:pPr>
      <w:r w:rsidRPr="003114D1">
        <w:t>§ 1</w:t>
      </w:r>
    </w:p>
    <w:p w14:paraId="01C7C379" w14:textId="77777777" w:rsidR="00AE21D6" w:rsidRPr="003114D1" w:rsidRDefault="00AE21D6" w:rsidP="00AE21D6">
      <w:pPr>
        <w:jc w:val="both"/>
      </w:pPr>
    </w:p>
    <w:p w14:paraId="5BB07FBA" w14:textId="790DE7B4" w:rsidR="005E5739" w:rsidRPr="007801F3" w:rsidRDefault="00252723" w:rsidP="005E5739">
      <w:pPr>
        <w:pStyle w:val="Akapitzlist"/>
        <w:numPr>
          <w:ilvl w:val="0"/>
          <w:numId w:val="4"/>
        </w:numPr>
        <w:jc w:val="both"/>
      </w:pPr>
      <w:r w:rsidRPr="007801F3">
        <w:t>Gmina Miasto Rzeszów wyraża wolę przystąpienia do realizacji projekt</w:t>
      </w:r>
      <w:r w:rsidR="001B2C62" w:rsidRPr="007801F3">
        <w:t xml:space="preserve">u </w:t>
      </w:r>
      <w:r w:rsidR="000F3398" w:rsidRPr="007801F3">
        <w:br/>
      </w:r>
      <w:r w:rsidR="001B2C62" w:rsidRPr="007801F3">
        <w:t xml:space="preserve">pn.: </w:t>
      </w:r>
      <w:r w:rsidR="008034E8" w:rsidRPr="007801F3">
        <w:t>„</w:t>
      </w:r>
      <w:r w:rsidR="005E5739" w:rsidRPr="007801F3">
        <w:t>Tech Revolution</w:t>
      </w:r>
      <w:r w:rsidR="008034E8" w:rsidRPr="007801F3">
        <w:t>”</w:t>
      </w:r>
      <w:r w:rsidR="005E5739" w:rsidRPr="007801F3">
        <w:t xml:space="preserve"> </w:t>
      </w:r>
      <w:r w:rsidR="007529DD" w:rsidRPr="007801F3">
        <w:t xml:space="preserve"> w roli partnera projektu</w:t>
      </w:r>
      <w:r w:rsidR="005E5739" w:rsidRPr="007801F3">
        <w:t>.</w:t>
      </w:r>
    </w:p>
    <w:p w14:paraId="72983C62" w14:textId="0CB9FE9A" w:rsidR="00AE21D6" w:rsidRPr="007801F3" w:rsidRDefault="00252723" w:rsidP="005E5739">
      <w:pPr>
        <w:pStyle w:val="Akapitzlist"/>
        <w:numPr>
          <w:ilvl w:val="0"/>
          <w:numId w:val="4"/>
        </w:numPr>
        <w:jc w:val="both"/>
      </w:pPr>
      <w:r w:rsidRPr="007801F3">
        <w:t>Projekt zostan</w:t>
      </w:r>
      <w:r w:rsidR="001B2C62" w:rsidRPr="007801F3">
        <w:t>ie</w:t>
      </w:r>
      <w:r w:rsidRPr="007801F3">
        <w:t xml:space="preserve"> zgłoszon</w:t>
      </w:r>
      <w:r w:rsidR="001B2C62" w:rsidRPr="007801F3">
        <w:t>y</w:t>
      </w:r>
      <w:r w:rsidRPr="007801F3">
        <w:t xml:space="preserve"> </w:t>
      </w:r>
      <w:r w:rsidR="0056046D" w:rsidRPr="007801F3">
        <w:t xml:space="preserve">do dofinansowania </w:t>
      </w:r>
      <w:r w:rsidR="000436F2" w:rsidRPr="007801F3">
        <w:t xml:space="preserve">w ramach naboru do Programu </w:t>
      </w:r>
      <w:r w:rsidR="000F3398" w:rsidRPr="007801F3">
        <w:br/>
        <w:t xml:space="preserve">Urbact III, </w:t>
      </w:r>
      <w:r w:rsidR="007529DD" w:rsidRPr="007801F3">
        <w:t>Sieć</w:t>
      </w:r>
      <w:r w:rsidR="005E5739" w:rsidRPr="007801F3">
        <w:t>Transferu – druga fala.</w:t>
      </w:r>
    </w:p>
    <w:p w14:paraId="55516327" w14:textId="676C08AB" w:rsidR="00AE21D6" w:rsidRDefault="00AE21D6" w:rsidP="00AE21D6">
      <w:pPr>
        <w:jc w:val="center"/>
      </w:pPr>
      <w:r w:rsidRPr="003114D1">
        <w:t>§ 2</w:t>
      </w:r>
    </w:p>
    <w:p w14:paraId="3695664F" w14:textId="1C82A48A" w:rsidR="002678FC" w:rsidRDefault="002678FC" w:rsidP="00AE21D6">
      <w:pPr>
        <w:jc w:val="center"/>
      </w:pPr>
    </w:p>
    <w:p w14:paraId="20AC812B" w14:textId="1945A21D" w:rsidR="002678FC" w:rsidRDefault="002678FC" w:rsidP="002678FC">
      <w:pPr>
        <w:jc w:val="both"/>
      </w:pPr>
      <w:r>
        <w:t>W przypadku pozyskania dofinansowania, projekt będzie realizowany w latach 2021–</w:t>
      </w:r>
      <w:r w:rsidR="00E94499">
        <w:t>2022</w:t>
      </w:r>
      <w:r>
        <w:t>.</w:t>
      </w:r>
    </w:p>
    <w:p w14:paraId="5AEF12AE" w14:textId="4FF94E20" w:rsidR="002678FC" w:rsidRDefault="002678FC" w:rsidP="002678FC">
      <w:pPr>
        <w:jc w:val="both"/>
      </w:pPr>
    </w:p>
    <w:p w14:paraId="1B178D5F" w14:textId="4E76CA4E" w:rsidR="002678FC" w:rsidRDefault="002678FC" w:rsidP="002678FC">
      <w:pPr>
        <w:jc w:val="center"/>
      </w:pPr>
      <w:r w:rsidRPr="003114D1">
        <w:t xml:space="preserve">§ </w:t>
      </w:r>
      <w:r>
        <w:t>3</w:t>
      </w:r>
    </w:p>
    <w:p w14:paraId="2A370069" w14:textId="77777777" w:rsidR="002678FC" w:rsidRPr="003114D1" w:rsidRDefault="002678FC" w:rsidP="002678FC">
      <w:pPr>
        <w:jc w:val="both"/>
      </w:pPr>
    </w:p>
    <w:p w14:paraId="2E55AA35" w14:textId="77777777" w:rsidR="00AE21D6" w:rsidRPr="003114D1" w:rsidRDefault="00AE21D6" w:rsidP="00AE21D6">
      <w:pPr>
        <w:jc w:val="center"/>
      </w:pPr>
    </w:p>
    <w:p w14:paraId="276F8155" w14:textId="77777777" w:rsidR="00AE21D6" w:rsidRPr="003114D1" w:rsidRDefault="00AE21D6" w:rsidP="00AE21D6">
      <w:pPr>
        <w:jc w:val="both"/>
      </w:pPr>
      <w:r w:rsidRPr="003114D1">
        <w:t>Wykonanie uchwały powierza się Prezydentowi Miasta Rzeszowa</w:t>
      </w:r>
      <w:r w:rsidR="00555853">
        <w:t>.</w:t>
      </w:r>
    </w:p>
    <w:p w14:paraId="7BC157B1" w14:textId="77777777" w:rsidR="00AE21D6" w:rsidRPr="003114D1" w:rsidRDefault="00AE21D6" w:rsidP="00AE21D6">
      <w:pPr>
        <w:jc w:val="both"/>
      </w:pPr>
    </w:p>
    <w:p w14:paraId="434E1BE2" w14:textId="1F3325BE" w:rsidR="00AE21D6" w:rsidRPr="003114D1" w:rsidRDefault="00AE21D6" w:rsidP="00AE21D6">
      <w:pPr>
        <w:jc w:val="center"/>
      </w:pPr>
      <w:r w:rsidRPr="003114D1">
        <w:t xml:space="preserve">§ </w:t>
      </w:r>
      <w:r w:rsidR="002678FC">
        <w:t>4</w:t>
      </w:r>
    </w:p>
    <w:p w14:paraId="26908D3D" w14:textId="77777777" w:rsidR="00AE21D6" w:rsidRPr="003114D1" w:rsidRDefault="00AE21D6" w:rsidP="00AE21D6">
      <w:pPr>
        <w:jc w:val="center"/>
      </w:pPr>
    </w:p>
    <w:p w14:paraId="1287125D" w14:textId="77777777" w:rsidR="00AE21D6" w:rsidRPr="003114D1" w:rsidRDefault="00AE21D6" w:rsidP="00AE21D6">
      <w:r w:rsidRPr="003114D1">
        <w:t>Uchwał</w:t>
      </w:r>
      <w:r w:rsidR="007051A1" w:rsidRPr="003114D1">
        <w:t>a</w:t>
      </w:r>
      <w:r w:rsidRPr="003114D1">
        <w:t xml:space="preserve"> wchodzi w życie z dniem podjęcia</w:t>
      </w:r>
      <w:r w:rsidR="00555853">
        <w:t>.</w:t>
      </w:r>
    </w:p>
    <w:p w14:paraId="62D82BE9" w14:textId="77777777" w:rsidR="007051A1" w:rsidRPr="003114D1" w:rsidRDefault="007051A1" w:rsidP="00AE21D6"/>
    <w:p w14:paraId="1A197758" w14:textId="77777777" w:rsidR="007051A1" w:rsidRPr="003114D1" w:rsidRDefault="007051A1" w:rsidP="00AE21D6"/>
    <w:p w14:paraId="5E041B72" w14:textId="77777777" w:rsidR="00AE21D6" w:rsidRPr="003114D1" w:rsidRDefault="00AE21D6" w:rsidP="00AE21D6"/>
    <w:p w14:paraId="5E9DD242" w14:textId="77777777" w:rsidR="00AE21D6" w:rsidRPr="003114D1" w:rsidRDefault="00AE21D6" w:rsidP="00AE21D6">
      <w:pPr>
        <w:rPr>
          <w:bCs/>
        </w:rPr>
      </w:pPr>
      <w:r w:rsidRPr="003114D1">
        <w:t xml:space="preserve">                                                                                                                  </w:t>
      </w:r>
      <w:r w:rsidR="00B91634">
        <w:t xml:space="preserve">  </w:t>
      </w:r>
      <w:r w:rsidRPr="003114D1">
        <w:rPr>
          <w:bCs/>
        </w:rPr>
        <w:t xml:space="preserve"> Przewodniczący </w:t>
      </w:r>
    </w:p>
    <w:p w14:paraId="679812C1" w14:textId="77777777" w:rsidR="00AE21D6" w:rsidRPr="003114D1" w:rsidRDefault="00AE21D6" w:rsidP="00AE21D6">
      <w:pPr>
        <w:jc w:val="center"/>
        <w:rPr>
          <w:bCs/>
        </w:rPr>
      </w:pPr>
      <w:r w:rsidRPr="003114D1">
        <w:rPr>
          <w:bCs/>
        </w:rPr>
        <w:t xml:space="preserve">                                                                                                          Rady Miasta Rzeszowa</w:t>
      </w:r>
    </w:p>
    <w:p w14:paraId="50145BB7" w14:textId="77777777" w:rsidR="00AE21D6" w:rsidRPr="003114D1" w:rsidRDefault="00AE21D6" w:rsidP="00AE21D6">
      <w:pPr>
        <w:jc w:val="right"/>
        <w:rPr>
          <w:bCs/>
        </w:rPr>
      </w:pPr>
    </w:p>
    <w:p w14:paraId="380F6102" w14:textId="77777777" w:rsidR="00AE21D6" w:rsidRPr="003114D1" w:rsidRDefault="00AE21D6" w:rsidP="00AE21D6">
      <w:r w:rsidRPr="003114D1">
        <w:rPr>
          <w:bCs/>
        </w:rPr>
        <w:t xml:space="preserve">                                                                                                                    </w:t>
      </w:r>
      <w:r w:rsidR="00B91634">
        <w:rPr>
          <w:bCs/>
        </w:rPr>
        <w:t xml:space="preserve">    </w:t>
      </w:r>
      <w:r w:rsidRPr="003114D1">
        <w:rPr>
          <w:bCs/>
        </w:rPr>
        <w:t>Andrzej Dec</w:t>
      </w:r>
    </w:p>
    <w:p w14:paraId="41096849" w14:textId="77777777" w:rsidR="00AE21D6" w:rsidRDefault="00AE21D6" w:rsidP="00AE21D6"/>
    <w:p w14:paraId="20F29B34" w14:textId="77777777" w:rsidR="00EE1C0F" w:rsidRDefault="00EE1C0F" w:rsidP="00AE21D6"/>
    <w:p w14:paraId="1638D5D6" w14:textId="77777777" w:rsidR="00252723" w:rsidRDefault="00252723" w:rsidP="00AE21D6"/>
    <w:p w14:paraId="5A80B1C5" w14:textId="77777777" w:rsidR="00CA0C79" w:rsidRDefault="00CA0C79" w:rsidP="00AE21D6"/>
    <w:p w14:paraId="1630ACA2" w14:textId="77777777" w:rsidR="009D5AC6" w:rsidRDefault="009D5AC6" w:rsidP="00AE21D6">
      <w:pPr>
        <w:jc w:val="center"/>
        <w:rPr>
          <w:sz w:val="28"/>
        </w:rPr>
      </w:pPr>
    </w:p>
    <w:p w14:paraId="3B6CD36A" w14:textId="77777777" w:rsidR="005E5739" w:rsidRDefault="005E5739">
      <w:r>
        <w:br w:type="page"/>
      </w:r>
    </w:p>
    <w:p w14:paraId="645B8310" w14:textId="01191CA7" w:rsidR="00AE21D6" w:rsidRPr="002678FC" w:rsidRDefault="00AE21D6" w:rsidP="00AE21D6">
      <w:pPr>
        <w:jc w:val="center"/>
      </w:pPr>
      <w:r w:rsidRPr="002678FC">
        <w:lastRenderedPageBreak/>
        <w:t>Uzasadnienie</w:t>
      </w:r>
    </w:p>
    <w:p w14:paraId="25BFF034" w14:textId="77777777" w:rsidR="00252723" w:rsidRDefault="00252723" w:rsidP="00AE21D6">
      <w:pPr>
        <w:jc w:val="center"/>
        <w:rPr>
          <w:sz w:val="28"/>
        </w:rPr>
      </w:pPr>
    </w:p>
    <w:p w14:paraId="4F6ECA3D" w14:textId="77777777" w:rsidR="00252723" w:rsidRDefault="00252723" w:rsidP="00AE21D6">
      <w:pPr>
        <w:jc w:val="center"/>
        <w:rPr>
          <w:sz w:val="28"/>
        </w:rPr>
      </w:pPr>
    </w:p>
    <w:p w14:paraId="68516DB5" w14:textId="1F68EE8E" w:rsidR="009E65FA" w:rsidRPr="009E65FA" w:rsidRDefault="00252723" w:rsidP="00D35334">
      <w:pPr>
        <w:jc w:val="both"/>
      </w:pPr>
      <w:r>
        <w:t>Gmina Miasto Rzeszów</w:t>
      </w:r>
      <w:r w:rsidR="0095527B">
        <w:t>,</w:t>
      </w:r>
      <w:r w:rsidR="002E2121">
        <w:t xml:space="preserve"> </w:t>
      </w:r>
      <w:r>
        <w:t>ubiegać się</w:t>
      </w:r>
      <w:r w:rsidR="002E2121">
        <w:t xml:space="preserve"> b</w:t>
      </w:r>
      <w:r w:rsidR="0095527B">
        <w:t>ędzie</w:t>
      </w:r>
      <w:r>
        <w:t xml:space="preserve"> o dofinansowanie </w:t>
      </w:r>
      <w:r w:rsidR="0095527B">
        <w:t xml:space="preserve">projektu </w:t>
      </w:r>
      <w:r w:rsidR="009E65FA" w:rsidRPr="009E65FA">
        <w:t xml:space="preserve">pn. </w:t>
      </w:r>
      <w:r w:rsidR="005E5739" w:rsidRPr="007801F3">
        <w:t xml:space="preserve">„Tech Revolution” w ramach naboru do Programu Urbact III, </w:t>
      </w:r>
      <w:r w:rsidR="007529DD" w:rsidRPr="007801F3">
        <w:t xml:space="preserve">Sieć </w:t>
      </w:r>
      <w:r w:rsidR="005E5739" w:rsidRPr="007801F3">
        <w:t>Transferu – druga fala (ang. Transfer Networks - Second Wave).</w:t>
      </w:r>
    </w:p>
    <w:p w14:paraId="16EABA02" w14:textId="77777777" w:rsidR="000436F2" w:rsidRDefault="000436F2" w:rsidP="00D35334">
      <w:pPr>
        <w:jc w:val="both"/>
      </w:pPr>
    </w:p>
    <w:p w14:paraId="766F758A" w14:textId="77777777" w:rsidR="007529DD" w:rsidRDefault="0025560B" w:rsidP="009D7AD0">
      <w:pPr>
        <w:jc w:val="both"/>
      </w:pPr>
      <w:r>
        <w:t>Gmina M</w:t>
      </w:r>
      <w:r w:rsidR="00B46010">
        <w:t xml:space="preserve">iasto Rzeszów będzie </w:t>
      </w:r>
      <w:r w:rsidR="003D4707">
        <w:t>partnerem</w:t>
      </w:r>
      <w:r w:rsidR="00B46010">
        <w:t xml:space="preserve"> </w:t>
      </w:r>
      <w:r w:rsidR="003D4707">
        <w:t>p</w:t>
      </w:r>
      <w:r w:rsidR="00B46010">
        <w:t>rojektu</w:t>
      </w:r>
      <w:r w:rsidR="007529DD">
        <w:t>.</w:t>
      </w:r>
      <w:r w:rsidR="005E5739">
        <w:t xml:space="preserve"> </w:t>
      </w:r>
    </w:p>
    <w:p w14:paraId="45EE9EDD" w14:textId="695AF814" w:rsidR="00126EAA" w:rsidRDefault="007529DD" w:rsidP="009D7AD0">
      <w:pPr>
        <w:jc w:val="both"/>
      </w:pPr>
      <w:r>
        <w:t>L</w:t>
      </w:r>
      <w:r w:rsidR="005E5739">
        <w:t xml:space="preserve">iderem </w:t>
      </w:r>
      <w:r>
        <w:t xml:space="preserve">projektu </w:t>
      </w:r>
      <w:r w:rsidR="007801F3">
        <w:t>będzie</w:t>
      </w:r>
      <w:r>
        <w:t xml:space="preserve"> </w:t>
      </w:r>
      <w:r w:rsidR="005E5739">
        <w:t>miasto Bransley (Wielka Brytania)</w:t>
      </w:r>
      <w:r w:rsidR="00B46010">
        <w:t>.</w:t>
      </w:r>
    </w:p>
    <w:p w14:paraId="6E5170B4" w14:textId="083E5E0B" w:rsidR="00AA46D5" w:rsidRDefault="004B5847" w:rsidP="009D7AD0">
      <w:pPr>
        <w:jc w:val="both"/>
      </w:pPr>
      <w:r>
        <w:t>Projekt</w:t>
      </w:r>
      <w:r w:rsidR="00252723">
        <w:t xml:space="preserve"> realizowany będzie </w:t>
      </w:r>
      <w:r>
        <w:t xml:space="preserve">przez </w:t>
      </w:r>
      <w:r w:rsidR="00B46010">
        <w:t>Wydział Promocji i Współpracy Międzynarodowej</w:t>
      </w:r>
      <w:r>
        <w:t xml:space="preserve"> </w:t>
      </w:r>
      <w:r w:rsidR="0008131B">
        <w:t>Urzędu Miasta Rzeszowa wraz z</w:t>
      </w:r>
      <w:r w:rsidR="007529DD">
        <w:t xml:space="preserve"> miastami</w:t>
      </w:r>
      <w:r>
        <w:t xml:space="preserve"> </w:t>
      </w:r>
      <w:r w:rsidR="007529DD">
        <w:t>(</w:t>
      </w:r>
      <w:r w:rsidR="00B03075">
        <w:t>partnerami</w:t>
      </w:r>
      <w:r w:rsidR="007529DD">
        <w:t xml:space="preserve"> projektu)</w:t>
      </w:r>
      <w:r w:rsidR="00AA46D5">
        <w:t xml:space="preserve"> </w:t>
      </w:r>
      <w:r>
        <w:t>pochodzącym</w:t>
      </w:r>
      <w:r w:rsidR="00B03075">
        <w:t>i</w:t>
      </w:r>
      <w:r w:rsidR="00AA46D5">
        <w:t xml:space="preserve"> z </w:t>
      </w:r>
      <w:r w:rsidR="009E65FA">
        <w:t>krajów członkowskich Unii Europejskiej</w:t>
      </w:r>
      <w:r w:rsidR="005E5739">
        <w:t xml:space="preserve"> oraz Wielkiej Brytanii</w:t>
      </w:r>
      <w:r w:rsidR="003D4707">
        <w:t>.</w:t>
      </w:r>
    </w:p>
    <w:p w14:paraId="455DA339" w14:textId="77777777" w:rsidR="00B03075" w:rsidRDefault="00B03075" w:rsidP="009D7AD0">
      <w:pPr>
        <w:jc w:val="both"/>
      </w:pPr>
    </w:p>
    <w:p w14:paraId="7B872DBB" w14:textId="77777777" w:rsidR="00B63BEA" w:rsidRDefault="00B03075" w:rsidP="00AE6714">
      <w:pPr>
        <w:jc w:val="both"/>
      </w:pPr>
      <w:r w:rsidRPr="00B03075">
        <w:t xml:space="preserve">Celem projektu </w:t>
      </w:r>
      <w:r w:rsidR="00371514">
        <w:t>będzie</w:t>
      </w:r>
      <w:r w:rsidRPr="00B03075">
        <w:t xml:space="preserve"> </w:t>
      </w:r>
      <w:r w:rsidR="005E5739">
        <w:t>wdrożenie dobrych prakty</w:t>
      </w:r>
      <w:r w:rsidR="00AE6714">
        <w:t>k</w:t>
      </w:r>
      <w:r w:rsidR="005E5739">
        <w:t xml:space="preserve"> </w:t>
      </w:r>
      <w:r w:rsidR="00E94499">
        <w:t xml:space="preserve">i wymiana doświadczeń w zakresie wspierania przedsiębiorczości i lokalnej gospodarki europejskich miast. </w:t>
      </w:r>
    </w:p>
    <w:p w14:paraId="4227DAF1" w14:textId="440CFEBE" w:rsidR="00B63BEA" w:rsidRDefault="00E94499" w:rsidP="00AE6714">
      <w:pPr>
        <w:jc w:val="both"/>
      </w:pPr>
      <w:r>
        <w:t>Cel pro</w:t>
      </w:r>
      <w:r w:rsidR="007801F3">
        <w:t>je</w:t>
      </w:r>
      <w:r>
        <w:t xml:space="preserve">ktu zrealizowany </w:t>
      </w:r>
      <w:r w:rsidR="007801F3">
        <w:t>będzie</w:t>
      </w:r>
      <w:r>
        <w:t xml:space="preserve"> poprzez </w:t>
      </w:r>
      <w:r w:rsidR="00B63BEA">
        <w:t xml:space="preserve">m.in.: </w:t>
      </w:r>
    </w:p>
    <w:p w14:paraId="0EA2B30F" w14:textId="77777777" w:rsidR="00B63BEA" w:rsidRDefault="00B63BEA" w:rsidP="00AE6714">
      <w:pPr>
        <w:jc w:val="both"/>
      </w:pPr>
      <w:r>
        <w:t>-</w:t>
      </w:r>
      <w:r w:rsidR="00E94499">
        <w:t>udział w międzynarodowych warsztatach</w:t>
      </w:r>
      <w:r>
        <w:t>,</w:t>
      </w:r>
      <w:r w:rsidR="00E94499">
        <w:t xml:space="preserve"> szkoleniach</w:t>
      </w:r>
      <w:r>
        <w:t xml:space="preserve"> i spotkaniach eksprckich</w:t>
      </w:r>
      <w:r w:rsidR="00E94499">
        <w:t xml:space="preserve">, </w:t>
      </w:r>
    </w:p>
    <w:p w14:paraId="2EDB5144" w14:textId="7BDCD709" w:rsidR="00B63BEA" w:rsidRDefault="00B63BEA" w:rsidP="00AE6714">
      <w:pPr>
        <w:jc w:val="both"/>
      </w:pPr>
      <w:r>
        <w:t>-</w:t>
      </w:r>
      <w:r w:rsidR="00E94499">
        <w:t xml:space="preserve">wymianę wiedzy i najlepszych praktyk </w:t>
      </w:r>
      <w:r w:rsidR="00AE6714">
        <w:t xml:space="preserve">w zakresie tworzenia i </w:t>
      </w:r>
      <w:r>
        <w:t xml:space="preserve">rozwijania </w:t>
      </w:r>
      <w:r w:rsidR="00AE6714">
        <w:t xml:space="preserve">centrów kreatywnego i cyfrowego biznesu oraz wdrażania i dostarczania skutecznego programu wspierania biznesu lokalnego, nastawionego w szczególności na ekosystem start’upów </w:t>
      </w:r>
      <w:r w:rsidR="007801F3">
        <w:br/>
      </w:r>
      <w:r w:rsidR="00AE6714">
        <w:t>i innowacyjne przedsięwzięcia</w:t>
      </w:r>
      <w:r>
        <w:t xml:space="preserve">, </w:t>
      </w:r>
    </w:p>
    <w:p w14:paraId="56936931" w14:textId="2042D0B3" w:rsidR="00AE6714" w:rsidRDefault="00B63BEA" w:rsidP="00AE6714">
      <w:pPr>
        <w:jc w:val="both"/>
      </w:pPr>
      <w:r>
        <w:t>-promocję projektu</w:t>
      </w:r>
    </w:p>
    <w:p w14:paraId="1EBCD53D" w14:textId="77777777" w:rsidR="00AE6714" w:rsidRDefault="00AE6714" w:rsidP="00AE6714">
      <w:pPr>
        <w:jc w:val="both"/>
      </w:pPr>
    </w:p>
    <w:p w14:paraId="7AFB1C5B" w14:textId="77777777" w:rsidR="00AE6714" w:rsidRPr="005E5739" w:rsidRDefault="00AE6714" w:rsidP="00AE6714">
      <w:pPr>
        <w:jc w:val="both"/>
        <w:rPr>
          <w:strike/>
        </w:rPr>
      </w:pPr>
    </w:p>
    <w:p w14:paraId="09FE7E1E" w14:textId="77777777" w:rsidR="00B03075" w:rsidRDefault="00B03075" w:rsidP="009D7AD0">
      <w:pPr>
        <w:jc w:val="both"/>
      </w:pPr>
    </w:p>
    <w:p w14:paraId="76A2CB39" w14:textId="13519CD1" w:rsidR="002678FC" w:rsidRDefault="002678FC" w:rsidP="002678FC">
      <w:pPr>
        <w:spacing w:line="276" w:lineRule="auto"/>
        <w:jc w:val="both"/>
        <w:rPr>
          <w:ins w:id="1" w:author="cavern1@wp.pl" w:date="2021-04-15T11:58:00Z"/>
        </w:rPr>
      </w:pPr>
      <w:r w:rsidRPr="00D51D33">
        <w:t xml:space="preserve">Całkowita wartość projektu wyniesie </w:t>
      </w:r>
      <w:r>
        <w:t>maksymalnie</w:t>
      </w:r>
      <w:r w:rsidRPr="00D51D33">
        <w:t xml:space="preserve"> </w:t>
      </w:r>
      <w:r w:rsidR="007801F3" w:rsidRPr="007801F3">
        <w:rPr>
          <w:highlight w:val="yellow"/>
        </w:rPr>
        <w:t>………………..</w:t>
      </w:r>
      <w:r w:rsidRPr="00D51D33">
        <w:t xml:space="preserve"> </w:t>
      </w:r>
      <w:r w:rsidR="00B63BEA">
        <w:t>PLN</w:t>
      </w:r>
      <w:r w:rsidRPr="00D51D33">
        <w:t>.</w:t>
      </w:r>
    </w:p>
    <w:p w14:paraId="08F21BE6" w14:textId="31B6C26F" w:rsidR="00B63BEA" w:rsidRPr="00D51D33" w:rsidRDefault="007801F3" w:rsidP="002678FC">
      <w:pPr>
        <w:spacing w:line="276" w:lineRule="auto"/>
        <w:jc w:val="both"/>
      </w:pPr>
      <w:r>
        <w:t>Maksymalna w</w:t>
      </w:r>
      <w:r w:rsidR="00B63BEA">
        <w:t xml:space="preserve">artość zadań Gminy Miasta Rzeszów: </w:t>
      </w:r>
      <w:r>
        <w:t>360 000 PLN</w:t>
      </w:r>
      <w:r w:rsidR="00B63BEA">
        <w:t xml:space="preserve"> (100%)</w:t>
      </w:r>
    </w:p>
    <w:p w14:paraId="5E5B4915" w14:textId="3338BD2D" w:rsidR="002678FC" w:rsidRPr="00D51D33" w:rsidRDefault="002678FC" w:rsidP="002678FC">
      <w:pPr>
        <w:spacing w:line="276" w:lineRule="auto"/>
        <w:jc w:val="both"/>
      </w:pPr>
      <w:r w:rsidRPr="00D51D33">
        <w:t xml:space="preserve">Maksymalny poziom dofinansowania </w:t>
      </w:r>
      <w:r w:rsidR="00B63BEA">
        <w:t>Gminy Miasta Rzeszowa:</w:t>
      </w:r>
      <w:r w:rsidRPr="00D51D33">
        <w:t xml:space="preserve"> </w:t>
      </w:r>
      <w:r w:rsidR="005E5739">
        <w:t>306 00</w:t>
      </w:r>
      <w:r w:rsidR="00B63BEA">
        <w:t>0,00</w:t>
      </w:r>
      <w:r>
        <w:t xml:space="preserve"> </w:t>
      </w:r>
      <w:r w:rsidR="00B63BEA">
        <w:t xml:space="preserve">PLN </w:t>
      </w:r>
      <w:r>
        <w:t>(</w:t>
      </w:r>
      <w:r w:rsidR="005E5739">
        <w:t>85</w:t>
      </w:r>
      <w:r w:rsidRPr="00D51D33">
        <w:t>%</w:t>
      </w:r>
      <w:r>
        <w:t>)</w:t>
      </w:r>
      <w:r w:rsidRPr="00D51D33">
        <w:t>.</w:t>
      </w:r>
    </w:p>
    <w:p w14:paraId="6F0FA2BD" w14:textId="2085F08C" w:rsidR="002678FC" w:rsidRPr="00D51D33" w:rsidRDefault="002678FC" w:rsidP="002678FC">
      <w:pPr>
        <w:spacing w:line="276" w:lineRule="auto"/>
        <w:jc w:val="both"/>
      </w:pPr>
      <w:r>
        <w:t>Maksymalny</w:t>
      </w:r>
      <w:r w:rsidRPr="00D51D33">
        <w:t xml:space="preserve"> </w:t>
      </w:r>
      <w:r w:rsidRPr="008A3AED">
        <w:t>wkład własny Gminy Miasto Rzeszów:</w:t>
      </w:r>
      <w:r w:rsidRPr="00D51D33">
        <w:t xml:space="preserve"> </w:t>
      </w:r>
      <w:r w:rsidR="005E5739">
        <w:t>54</w:t>
      </w:r>
      <w:r w:rsidR="00B63BEA">
        <w:t> </w:t>
      </w:r>
      <w:r w:rsidRPr="00D51D33">
        <w:t>000</w:t>
      </w:r>
      <w:r w:rsidR="00B63BEA">
        <w:t>,00</w:t>
      </w:r>
      <w:r w:rsidRPr="00D51D33">
        <w:t xml:space="preserve"> </w:t>
      </w:r>
      <w:r w:rsidR="00B63BEA">
        <w:t xml:space="preserve">PLN </w:t>
      </w:r>
      <w:r>
        <w:t>(1</w:t>
      </w:r>
      <w:r w:rsidR="005E5739">
        <w:t>5</w:t>
      </w:r>
      <w:r>
        <w:t>%)</w:t>
      </w:r>
      <w:r w:rsidRPr="00D51D33">
        <w:t>.</w:t>
      </w:r>
    </w:p>
    <w:p w14:paraId="1FEA2BBA" w14:textId="77777777" w:rsidR="00252723" w:rsidRDefault="00252723" w:rsidP="00252723"/>
    <w:p w14:paraId="759C3258" w14:textId="13331DF2" w:rsidR="00AE21D6" w:rsidRDefault="00AE21D6" w:rsidP="00E67D36">
      <w:pPr>
        <w:spacing w:line="360" w:lineRule="auto"/>
        <w:jc w:val="both"/>
        <w:rPr>
          <w:sz w:val="28"/>
        </w:rPr>
      </w:pPr>
      <w:r>
        <w:t>Projekt będzie realizowany</w:t>
      </w:r>
      <w:r w:rsidR="00E63113">
        <w:t>,</w:t>
      </w:r>
      <w:r>
        <w:t xml:space="preserve"> w</w:t>
      </w:r>
      <w:r w:rsidR="00E63113">
        <w:t xml:space="preserve"> przy</w:t>
      </w:r>
      <w:r w:rsidR="00B03075">
        <w:t>padku uzyskania dofinansowania</w:t>
      </w:r>
      <w:r w:rsidR="0025560B">
        <w:t>,</w:t>
      </w:r>
      <w:r w:rsidR="00B03075">
        <w:t xml:space="preserve"> </w:t>
      </w:r>
      <w:r w:rsidR="00E63113">
        <w:t xml:space="preserve">w </w:t>
      </w:r>
      <w:r w:rsidR="00B03075">
        <w:t xml:space="preserve">latach </w:t>
      </w:r>
      <w:r>
        <w:t>20</w:t>
      </w:r>
      <w:r w:rsidR="002678FC">
        <w:t>21</w:t>
      </w:r>
      <w:r w:rsidR="00E63113">
        <w:t xml:space="preserve"> </w:t>
      </w:r>
      <w:r w:rsidR="00B03075">
        <w:t>- 20</w:t>
      </w:r>
      <w:r w:rsidR="002678FC">
        <w:t>22</w:t>
      </w:r>
      <w:r w:rsidR="00B03075">
        <w:t>.</w:t>
      </w:r>
    </w:p>
    <w:p w14:paraId="04444785" w14:textId="77777777" w:rsidR="00FF0DEF" w:rsidRDefault="00FF0DEF"/>
    <w:p w14:paraId="4A785C02" w14:textId="77777777" w:rsidR="00C45B16" w:rsidRDefault="00C45B16"/>
    <w:p w14:paraId="066E9664" w14:textId="77777777" w:rsidR="00C45B16" w:rsidRDefault="00C45B16"/>
    <w:p w14:paraId="5B8C2FC0" w14:textId="77777777" w:rsidR="00C45B16" w:rsidRDefault="00C45B16"/>
    <w:p w14:paraId="2C10C626" w14:textId="77777777" w:rsidR="00C45B16" w:rsidRDefault="00C45B16"/>
    <w:p w14:paraId="1A8E5AC7" w14:textId="77777777" w:rsidR="00C45B16" w:rsidRDefault="00C45B16"/>
    <w:p w14:paraId="623D35E5" w14:textId="77777777" w:rsidR="00C45B16" w:rsidRDefault="00C45B16"/>
    <w:p w14:paraId="61497578" w14:textId="77777777" w:rsidR="00C45B16" w:rsidRDefault="00C45B16"/>
    <w:p w14:paraId="5A2C7048" w14:textId="77777777" w:rsidR="00C45B16" w:rsidRDefault="00C45B16"/>
    <w:p w14:paraId="75DC6560" w14:textId="77777777" w:rsidR="00C45B16" w:rsidRDefault="00C45B16"/>
    <w:p w14:paraId="232A114F" w14:textId="77777777" w:rsidR="00C45B16" w:rsidRDefault="00C45B16"/>
    <w:p w14:paraId="1FE6B9E0" w14:textId="77777777" w:rsidR="00C45B16" w:rsidRDefault="00C45B16"/>
    <w:p w14:paraId="7175865C" w14:textId="77777777" w:rsidR="00C45B16" w:rsidRDefault="00C45B16"/>
    <w:p w14:paraId="44B07C45" w14:textId="77777777" w:rsidR="00C45B16" w:rsidRDefault="00C45B16"/>
    <w:p w14:paraId="419C3EDB" w14:textId="77777777" w:rsidR="00C45B16" w:rsidRDefault="00C45B16"/>
    <w:p w14:paraId="22241E98" w14:textId="77777777" w:rsidR="00C45B16" w:rsidRDefault="00C45B16"/>
    <w:p w14:paraId="5EB66830" w14:textId="77777777" w:rsidR="00C45B16" w:rsidRDefault="00C45B16"/>
    <w:sectPr w:rsidR="00C45B16" w:rsidSect="00AE21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8D54F1" w14:textId="77777777" w:rsidR="00BF17B2" w:rsidRDefault="00BF17B2">
      <w:r>
        <w:separator/>
      </w:r>
    </w:p>
  </w:endnote>
  <w:endnote w:type="continuationSeparator" w:id="0">
    <w:p w14:paraId="16424937" w14:textId="77777777" w:rsidR="00BF17B2" w:rsidRDefault="00BF1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490077" w14:textId="77777777" w:rsidR="00BF17B2" w:rsidRDefault="00BF17B2">
      <w:r>
        <w:separator/>
      </w:r>
    </w:p>
  </w:footnote>
  <w:footnote w:type="continuationSeparator" w:id="0">
    <w:p w14:paraId="2C466E4A" w14:textId="77777777" w:rsidR="00BF17B2" w:rsidRDefault="00BF17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01176"/>
    <w:multiLevelType w:val="hybridMultilevel"/>
    <w:tmpl w:val="06E85A5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23C64"/>
    <w:multiLevelType w:val="hybridMultilevel"/>
    <w:tmpl w:val="7B7479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54058"/>
    <w:multiLevelType w:val="hybridMultilevel"/>
    <w:tmpl w:val="9C06201A"/>
    <w:lvl w:ilvl="0" w:tplc="BAEED8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91486"/>
    <w:multiLevelType w:val="hybridMultilevel"/>
    <w:tmpl w:val="B3F08E0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C1A32"/>
    <w:multiLevelType w:val="hybridMultilevel"/>
    <w:tmpl w:val="06040FE0"/>
    <w:lvl w:ilvl="0" w:tplc="CE2ADB0C">
      <w:start w:val="1"/>
      <w:numFmt w:val="decimal"/>
      <w:lvlText w:val="%1."/>
      <w:lvlJc w:val="left"/>
      <w:pPr>
        <w:tabs>
          <w:tab w:val="num" w:pos="810"/>
        </w:tabs>
        <w:ind w:left="810" w:hanging="45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D6"/>
    <w:rsid w:val="0000023D"/>
    <w:rsid w:val="000436F2"/>
    <w:rsid w:val="0008131B"/>
    <w:rsid w:val="00083196"/>
    <w:rsid w:val="00083C90"/>
    <w:rsid w:val="00085348"/>
    <w:rsid w:val="00094EFE"/>
    <w:rsid w:val="000A55A4"/>
    <w:rsid w:val="000C4578"/>
    <w:rsid w:val="000C56E2"/>
    <w:rsid w:val="000E5C03"/>
    <w:rsid w:val="000E6B5D"/>
    <w:rsid w:val="000F27A7"/>
    <w:rsid w:val="000F3398"/>
    <w:rsid w:val="00110A86"/>
    <w:rsid w:val="001228A9"/>
    <w:rsid w:val="001264A6"/>
    <w:rsid w:val="00126EAA"/>
    <w:rsid w:val="001B2C62"/>
    <w:rsid w:val="001B3CFE"/>
    <w:rsid w:val="00252723"/>
    <w:rsid w:val="0025560B"/>
    <w:rsid w:val="002678FC"/>
    <w:rsid w:val="002A4788"/>
    <w:rsid w:val="002A7409"/>
    <w:rsid w:val="002B7781"/>
    <w:rsid w:val="002D6678"/>
    <w:rsid w:val="002E2121"/>
    <w:rsid w:val="002E6F7C"/>
    <w:rsid w:val="003114D1"/>
    <w:rsid w:val="00317B03"/>
    <w:rsid w:val="00322345"/>
    <w:rsid w:val="00371514"/>
    <w:rsid w:val="003A1202"/>
    <w:rsid w:val="003D4707"/>
    <w:rsid w:val="004038EE"/>
    <w:rsid w:val="004138DF"/>
    <w:rsid w:val="00426CE5"/>
    <w:rsid w:val="0045183F"/>
    <w:rsid w:val="004A3384"/>
    <w:rsid w:val="004B5847"/>
    <w:rsid w:val="00512AB9"/>
    <w:rsid w:val="005529DF"/>
    <w:rsid w:val="00555853"/>
    <w:rsid w:val="0056046D"/>
    <w:rsid w:val="00567070"/>
    <w:rsid w:val="00572121"/>
    <w:rsid w:val="00574B5E"/>
    <w:rsid w:val="00582F26"/>
    <w:rsid w:val="00590B4F"/>
    <w:rsid w:val="005B0313"/>
    <w:rsid w:val="005E5739"/>
    <w:rsid w:val="005F5B99"/>
    <w:rsid w:val="00602C40"/>
    <w:rsid w:val="006039E0"/>
    <w:rsid w:val="0063653F"/>
    <w:rsid w:val="00653571"/>
    <w:rsid w:val="00656E8D"/>
    <w:rsid w:val="00675FFE"/>
    <w:rsid w:val="0068384C"/>
    <w:rsid w:val="007051A1"/>
    <w:rsid w:val="0071121F"/>
    <w:rsid w:val="007122A9"/>
    <w:rsid w:val="00730977"/>
    <w:rsid w:val="007529DD"/>
    <w:rsid w:val="00756C4C"/>
    <w:rsid w:val="007801F3"/>
    <w:rsid w:val="007A0E5E"/>
    <w:rsid w:val="007C5163"/>
    <w:rsid w:val="007D0BAC"/>
    <w:rsid w:val="007D3342"/>
    <w:rsid w:val="007F0AD3"/>
    <w:rsid w:val="007F7471"/>
    <w:rsid w:val="008034E8"/>
    <w:rsid w:val="00816FDA"/>
    <w:rsid w:val="0084481B"/>
    <w:rsid w:val="008D18D2"/>
    <w:rsid w:val="00900E24"/>
    <w:rsid w:val="00925C08"/>
    <w:rsid w:val="0092625B"/>
    <w:rsid w:val="0095527B"/>
    <w:rsid w:val="00983D10"/>
    <w:rsid w:val="009B5546"/>
    <w:rsid w:val="009C295F"/>
    <w:rsid w:val="009D04A0"/>
    <w:rsid w:val="009D5AC6"/>
    <w:rsid w:val="009D7AD0"/>
    <w:rsid w:val="009E65FA"/>
    <w:rsid w:val="009F4AE4"/>
    <w:rsid w:val="00A07E67"/>
    <w:rsid w:val="00A12266"/>
    <w:rsid w:val="00A14F73"/>
    <w:rsid w:val="00A242B3"/>
    <w:rsid w:val="00A41BE2"/>
    <w:rsid w:val="00A71635"/>
    <w:rsid w:val="00AA2135"/>
    <w:rsid w:val="00AA2B0F"/>
    <w:rsid w:val="00AA46D5"/>
    <w:rsid w:val="00AE21D6"/>
    <w:rsid w:val="00AE6714"/>
    <w:rsid w:val="00AF5465"/>
    <w:rsid w:val="00B03075"/>
    <w:rsid w:val="00B04A8B"/>
    <w:rsid w:val="00B06512"/>
    <w:rsid w:val="00B10A60"/>
    <w:rsid w:val="00B17E5E"/>
    <w:rsid w:val="00B34557"/>
    <w:rsid w:val="00B41948"/>
    <w:rsid w:val="00B46010"/>
    <w:rsid w:val="00B52526"/>
    <w:rsid w:val="00B60DD8"/>
    <w:rsid w:val="00B63BEA"/>
    <w:rsid w:val="00B91634"/>
    <w:rsid w:val="00BA2099"/>
    <w:rsid w:val="00BC45FB"/>
    <w:rsid w:val="00BE4DD4"/>
    <w:rsid w:val="00BF17B2"/>
    <w:rsid w:val="00BF7C90"/>
    <w:rsid w:val="00C03ACD"/>
    <w:rsid w:val="00C0519D"/>
    <w:rsid w:val="00C05369"/>
    <w:rsid w:val="00C07A82"/>
    <w:rsid w:val="00C264E8"/>
    <w:rsid w:val="00C45B16"/>
    <w:rsid w:val="00C55CC3"/>
    <w:rsid w:val="00C562C8"/>
    <w:rsid w:val="00C607D5"/>
    <w:rsid w:val="00C8055E"/>
    <w:rsid w:val="00CA0C79"/>
    <w:rsid w:val="00CB31CF"/>
    <w:rsid w:val="00CD5CFC"/>
    <w:rsid w:val="00D033C4"/>
    <w:rsid w:val="00D05A90"/>
    <w:rsid w:val="00D15B04"/>
    <w:rsid w:val="00D23709"/>
    <w:rsid w:val="00D33D5B"/>
    <w:rsid w:val="00D35334"/>
    <w:rsid w:val="00D36D43"/>
    <w:rsid w:val="00D46D75"/>
    <w:rsid w:val="00D85FF4"/>
    <w:rsid w:val="00D869DE"/>
    <w:rsid w:val="00D9105D"/>
    <w:rsid w:val="00DC375E"/>
    <w:rsid w:val="00E44672"/>
    <w:rsid w:val="00E61DDE"/>
    <w:rsid w:val="00E63113"/>
    <w:rsid w:val="00E67D36"/>
    <w:rsid w:val="00E749AC"/>
    <w:rsid w:val="00E94499"/>
    <w:rsid w:val="00EB7018"/>
    <w:rsid w:val="00EE1C0F"/>
    <w:rsid w:val="00EE24F9"/>
    <w:rsid w:val="00F04296"/>
    <w:rsid w:val="00F306FB"/>
    <w:rsid w:val="00F323AD"/>
    <w:rsid w:val="00F32A53"/>
    <w:rsid w:val="00F34547"/>
    <w:rsid w:val="00FB4AFD"/>
    <w:rsid w:val="00FB61E4"/>
    <w:rsid w:val="00FD1FAE"/>
    <w:rsid w:val="00FE7922"/>
    <w:rsid w:val="00FF0DEF"/>
    <w:rsid w:val="00FF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D0DF41"/>
  <w15:docId w15:val="{564DD3D9-71CD-4D1D-8535-15E91E34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AE21D6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semiHidden/>
    <w:rsid w:val="009F4AE4"/>
    <w:rPr>
      <w:sz w:val="20"/>
      <w:szCs w:val="20"/>
    </w:rPr>
  </w:style>
  <w:style w:type="character" w:styleId="Odwoanieprzypisukocowego">
    <w:name w:val="endnote reference"/>
    <w:semiHidden/>
    <w:rsid w:val="009F4AE4"/>
    <w:rPr>
      <w:vertAlign w:val="superscript"/>
    </w:rPr>
  </w:style>
  <w:style w:type="paragraph" w:styleId="Tekstdymka">
    <w:name w:val="Balloon Text"/>
    <w:basedOn w:val="Normalny"/>
    <w:link w:val="TekstdymkaZnak"/>
    <w:rsid w:val="005B0313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5B0313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043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396</Words>
  <Characters>2376</Characters>
  <Application>Microsoft Office Word</Application>
  <DocSecurity>0</DocSecurity>
  <Lines>19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Uchwała Nr XLVIII/922/2013</vt:lpstr>
      <vt:lpstr>Uchwała Nr XLVIII/922/2013</vt:lpstr>
    </vt:vector>
  </TitlesOfParts>
  <Company>UM Rzeszów</Company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Uchwała Nr XLVIII/922/2013</dc:title>
  <dc:creator>ijastrzebska</dc:creator>
  <cp:lastModifiedBy>Jarosz Wojciech</cp:lastModifiedBy>
  <cp:revision>4</cp:revision>
  <cp:lastPrinted>2021-04-15T10:56:00Z</cp:lastPrinted>
  <dcterms:created xsi:type="dcterms:W3CDTF">2021-04-15T10:53:00Z</dcterms:created>
  <dcterms:modified xsi:type="dcterms:W3CDTF">2021-04-15T11:06:00Z</dcterms:modified>
</cp:coreProperties>
</file>